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484D8" w14:textId="4AD1D323" w:rsidR="482DC400" w:rsidRDefault="482DC400" w:rsidP="482DC400"/>
    <w:p w14:paraId="58ACA22F" w14:textId="1820E157" w:rsidR="650460E3" w:rsidRDefault="00C53174" w:rsidP="008574BE">
      <w:pPr>
        <w:pStyle w:val="Ttulo1"/>
        <w:jc w:val="center"/>
      </w:pPr>
      <w:r>
        <w:t xml:space="preserve">Sesión 3   |   </w:t>
      </w:r>
      <w:r w:rsidRPr="00C53174">
        <w:t>Uso de Herramientas de Ofimática</w:t>
      </w:r>
      <w:r w:rsidRPr="00C53174">
        <w:rPr>
          <w:rFonts w:ascii="Arial" w:hAnsi="Arial" w:cs="Arial"/>
        </w:rPr>
        <w:t>​</w:t>
      </w:r>
    </w:p>
    <w:p w14:paraId="7013A6A8" w14:textId="77777777" w:rsidR="008574BE" w:rsidRDefault="008574BE" w:rsidP="482DC400"/>
    <w:p w14:paraId="5E4273D5" w14:textId="026782AC" w:rsidR="00C53174" w:rsidRDefault="00C53174" w:rsidP="00C53174">
      <w:pPr>
        <w:jc w:val="both"/>
      </w:pPr>
      <w:r>
        <w:t>Ejercicios para abordarse en la parte práctica.</w:t>
      </w:r>
    </w:p>
    <w:p w14:paraId="794221DE" w14:textId="528B904B" w:rsidR="7B1E2BA4" w:rsidRDefault="7B1E2BA4" w:rsidP="00C53174">
      <w:pPr>
        <w:jc w:val="both"/>
      </w:pPr>
      <w:r>
        <w:t xml:space="preserve">Instrucciones: </w:t>
      </w:r>
      <w:r w:rsidR="00C53174">
        <w:br/>
      </w:r>
      <w:r>
        <w:t>Para resolver todos los ejercicios de este documento deberán trabajar en grupo.</w:t>
      </w:r>
    </w:p>
    <w:p w14:paraId="40B5E816" w14:textId="77777777" w:rsidR="008574BE" w:rsidRDefault="008574BE" w:rsidP="482DC400"/>
    <w:p w14:paraId="50189D69" w14:textId="77777777" w:rsidR="00C53174" w:rsidRDefault="00C53174" w:rsidP="482DC400"/>
    <w:p w14:paraId="4A9F59BA" w14:textId="16D76CE1" w:rsidR="008574BE" w:rsidRDefault="008574BE" w:rsidP="008574BE">
      <w:pPr>
        <w:pStyle w:val="Ttulo2"/>
      </w:pPr>
      <w:r>
        <w:t>A. Editor de Texto:</w:t>
      </w:r>
    </w:p>
    <w:p w14:paraId="0AD0FCF7" w14:textId="77777777" w:rsidR="008574BE" w:rsidRPr="008574BE" w:rsidRDefault="008574BE" w:rsidP="008574BE"/>
    <w:p w14:paraId="3375FDCD" w14:textId="2663D00B" w:rsidR="650460E3" w:rsidRDefault="650460E3" w:rsidP="008574BE">
      <w:pPr>
        <w:pStyle w:val="Prrafodelista"/>
        <w:numPr>
          <w:ilvl w:val="0"/>
          <w:numId w:val="1"/>
        </w:numPr>
        <w:jc w:val="both"/>
      </w:pPr>
      <w:r w:rsidRPr="482DC400">
        <w:t>Subir este documento a Word de OneDrive</w:t>
      </w:r>
      <w:r w:rsidR="4FC45FB3" w:rsidRPr="482DC400">
        <w:t>. Todos los ejercicios deben</w:t>
      </w:r>
      <w:r w:rsidR="008574BE">
        <w:t xml:space="preserve"> </w:t>
      </w:r>
      <w:r w:rsidR="4FC45FB3" w:rsidRPr="482DC400">
        <w:t>realizarse con OneDrive</w:t>
      </w:r>
      <w:r w:rsidR="008574BE">
        <w:t>.</w:t>
      </w:r>
    </w:p>
    <w:p w14:paraId="500BF6A5" w14:textId="38CB3E6F" w:rsidR="482DC400" w:rsidRDefault="482DC400" w:rsidP="482DC400">
      <w:pPr>
        <w:pStyle w:val="Prrafodelista"/>
        <w:ind w:hanging="360"/>
      </w:pPr>
    </w:p>
    <w:p w14:paraId="21B02241" w14:textId="3486CC62" w:rsidR="650460E3" w:rsidRDefault="650460E3" w:rsidP="008574BE">
      <w:pPr>
        <w:pStyle w:val="Prrafodelista"/>
        <w:numPr>
          <w:ilvl w:val="0"/>
          <w:numId w:val="1"/>
        </w:numPr>
        <w:jc w:val="both"/>
      </w:pPr>
      <w:r w:rsidRPr="482DC400">
        <w:t>Compartir el documento con sus compañeros de grupo. Sólo un miembro del</w:t>
      </w:r>
      <w:r w:rsidR="008574BE">
        <w:t xml:space="preserve"> </w:t>
      </w:r>
      <w:r w:rsidRPr="482DC400">
        <w:t>grupo debe compartirlo.</w:t>
      </w:r>
    </w:p>
    <w:p w14:paraId="3F88DD09" w14:textId="77146D04" w:rsidR="482DC400" w:rsidRDefault="482DC400" w:rsidP="482DC400">
      <w:pPr>
        <w:pStyle w:val="Prrafodelista"/>
        <w:ind w:hanging="360"/>
      </w:pPr>
    </w:p>
    <w:p w14:paraId="41100CF6" w14:textId="1DDFE754" w:rsidR="1B09EBD4" w:rsidRDefault="1B09EBD4" w:rsidP="008574BE">
      <w:pPr>
        <w:pStyle w:val="Prrafodelista"/>
        <w:numPr>
          <w:ilvl w:val="0"/>
          <w:numId w:val="1"/>
        </w:numPr>
        <w:jc w:val="both"/>
      </w:pPr>
      <w:r w:rsidRPr="482DC400">
        <w:t>Busque en internet ¿Cuánto ganan al mes los médicos y otras 4 profesiones</w:t>
      </w:r>
      <w:r w:rsidR="008574BE">
        <w:t xml:space="preserve"> </w:t>
      </w:r>
      <w:r w:rsidRPr="482DC400">
        <w:t xml:space="preserve">(cualquiera)? Coloque los resultados en una tabla de </w:t>
      </w:r>
      <w:r w:rsidR="5442B0BB" w:rsidRPr="482DC400">
        <w:t>2 x 5</w:t>
      </w:r>
      <w:r w:rsidR="0C116EEE" w:rsidRPr="482DC400">
        <w:t>. Coloca la fuente</w:t>
      </w:r>
      <w:r w:rsidR="008574BE">
        <w:t xml:space="preserve"> </w:t>
      </w:r>
      <w:r w:rsidR="0C116EEE" w:rsidRPr="482DC400">
        <w:t>(página web o artículo) como nota al pie de página.</w:t>
      </w:r>
    </w:p>
    <w:p w14:paraId="4C6DD752" w14:textId="4C9E3413" w:rsidR="482DC400" w:rsidRDefault="482DC400" w:rsidP="482DC400">
      <w:pPr>
        <w:pStyle w:val="Prrafodelista"/>
        <w:ind w:hanging="360"/>
      </w:pPr>
    </w:p>
    <w:p w14:paraId="4F37E03A" w14:textId="4FFFE0E7" w:rsidR="5442B0BB" w:rsidRDefault="5442B0BB" w:rsidP="008574BE">
      <w:pPr>
        <w:pStyle w:val="Prrafodelista"/>
        <w:numPr>
          <w:ilvl w:val="0"/>
          <w:numId w:val="1"/>
        </w:numPr>
        <w:jc w:val="both"/>
      </w:pPr>
      <w:r w:rsidRPr="482DC400">
        <w:t>Busca o genera con IA una imagen que muestre un</w:t>
      </w:r>
      <w:r w:rsidR="3600738C" w:rsidRPr="482DC400">
        <w:t xml:space="preserve">a patología. </w:t>
      </w:r>
      <w:r w:rsidR="041C6DAE" w:rsidRPr="482DC400">
        <w:t>Describa la</w:t>
      </w:r>
      <w:r w:rsidR="008574BE">
        <w:t xml:space="preserve"> </w:t>
      </w:r>
      <w:r w:rsidR="041C6DAE" w:rsidRPr="482DC400">
        <w:t>imagen en menos de 30 palabras</w:t>
      </w:r>
    </w:p>
    <w:p w14:paraId="1A406E10" w14:textId="46545C21" w:rsidR="5442B0BB" w:rsidRDefault="5442B0BB" w:rsidP="482DC400">
      <w:pPr>
        <w:pStyle w:val="Prrafodelista"/>
        <w:ind w:hanging="360"/>
      </w:pPr>
      <w:r w:rsidRPr="482DC400">
        <w:t xml:space="preserve"> </w:t>
      </w:r>
    </w:p>
    <w:p w14:paraId="1CAEA25C" w14:textId="3B6407FB" w:rsidR="650460E3" w:rsidRDefault="650460E3" w:rsidP="00C53174">
      <w:pPr>
        <w:pStyle w:val="Prrafodelista"/>
        <w:numPr>
          <w:ilvl w:val="0"/>
          <w:numId w:val="1"/>
        </w:numPr>
        <w:jc w:val="both"/>
      </w:pPr>
      <w:r w:rsidRPr="482DC400">
        <w:t xml:space="preserve">Transcribe un archivo de audio </w:t>
      </w:r>
      <w:r w:rsidR="14D87FEF" w:rsidRPr="482DC400">
        <w:t xml:space="preserve">con Word </w:t>
      </w:r>
      <w:r w:rsidRPr="482DC400">
        <w:t>(el que quieras)</w:t>
      </w:r>
      <w:r w:rsidR="310F730B" w:rsidRPr="482DC400">
        <w:t xml:space="preserve">, puede ser </w:t>
      </w:r>
      <w:r w:rsidR="4F9EA6F5" w:rsidRPr="482DC400">
        <w:t>una grabación de tu propia voz (solo 1 integrante del grupo)</w:t>
      </w:r>
    </w:p>
    <w:p w14:paraId="025067A6" w14:textId="6DC2F8F8" w:rsidR="482DC400" w:rsidRDefault="482DC400" w:rsidP="482DC400">
      <w:pPr>
        <w:pStyle w:val="Prrafodelista"/>
        <w:ind w:hanging="360"/>
      </w:pPr>
    </w:p>
    <w:p w14:paraId="6C473F6C" w14:textId="7B3DD81B" w:rsidR="482DC400" w:rsidRDefault="482DC400" w:rsidP="482DC400">
      <w:pPr>
        <w:pStyle w:val="Prrafodelista"/>
        <w:ind w:hanging="360"/>
      </w:pPr>
    </w:p>
    <w:p w14:paraId="71E699D0" w14:textId="219923CF" w:rsidR="650460E3" w:rsidRDefault="650460E3" w:rsidP="00C53174">
      <w:pPr>
        <w:pStyle w:val="Prrafodelista"/>
        <w:numPr>
          <w:ilvl w:val="0"/>
          <w:numId w:val="1"/>
        </w:numPr>
        <w:jc w:val="both"/>
      </w:pPr>
      <w:r w:rsidRPr="482DC400">
        <w:t xml:space="preserve">Tacha </w:t>
      </w:r>
      <w:r w:rsidR="7E468014" w:rsidRPr="482DC400">
        <w:t xml:space="preserve">(no borres) </w:t>
      </w:r>
      <w:r w:rsidRPr="482DC400">
        <w:t xml:space="preserve">las palabras mal escritas </w:t>
      </w:r>
      <w:r w:rsidR="2602AFDC" w:rsidRPr="482DC400">
        <w:t>y reemplázalas por las palabras correctas (Usa el control de cambios)</w:t>
      </w:r>
      <w:r w:rsidRPr="482DC400">
        <w:t>:</w:t>
      </w:r>
    </w:p>
    <w:p w14:paraId="548D3700" w14:textId="750B174E" w:rsidR="482DC400" w:rsidRDefault="482DC400" w:rsidP="482DC400">
      <w:pPr>
        <w:pStyle w:val="Prrafodelista"/>
        <w:ind w:hanging="360"/>
      </w:pPr>
    </w:p>
    <w:p w14:paraId="2673C6B4" w14:textId="72F4DEDD" w:rsidR="4358FA16" w:rsidRDefault="4358FA16" w:rsidP="00C53174">
      <w:pPr>
        <w:pStyle w:val="Prrafodelista"/>
        <w:ind w:hanging="360"/>
        <w:jc w:val="both"/>
      </w:pPr>
      <w:r>
        <w:t xml:space="preserve">Estaba </w:t>
      </w:r>
      <w:proofErr w:type="spellStart"/>
      <w:r>
        <w:t>parali</w:t>
      </w:r>
      <w:r w:rsidR="3DDBCB10">
        <w:t>s</w:t>
      </w:r>
      <w:r>
        <w:t>ado</w:t>
      </w:r>
      <w:proofErr w:type="spellEnd"/>
      <w:r>
        <w:t xml:space="preserve"> con mucho miedo y no me podía mover. En frente de mi estaba una cr</w:t>
      </w:r>
      <w:r w:rsidR="755C0527">
        <w:t>e</w:t>
      </w:r>
      <w:r>
        <w:t xml:space="preserve">atura demasiado horrible. Es decir, estamos hablando del </w:t>
      </w:r>
      <w:r w:rsidR="3C4F0740">
        <w:t>mismísimo momo.</w:t>
      </w:r>
    </w:p>
    <w:p w14:paraId="39E3EA0C" w14:textId="1931AC58" w:rsidR="482DC400" w:rsidRDefault="482DC400" w:rsidP="482DC400">
      <w:pPr>
        <w:pStyle w:val="Prrafodelista"/>
        <w:ind w:hanging="360"/>
      </w:pPr>
    </w:p>
    <w:p w14:paraId="2617F128" w14:textId="747D9EB8" w:rsidR="482DC400" w:rsidRDefault="482DC400" w:rsidP="482DC400">
      <w:pPr>
        <w:pStyle w:val="Prrafodelista"/>
        <w:ind w:hanging="360"/>
      </w:pPr>
    </w:p>
    <w:p w14:paraId="58ED5D47" w14:textId="1746EB7A" w:rsidR="3C463B72" w:rsidRDefault="3C463B72" w:rsidP="482DC400">
      <w:pPr>
        <w:pStyle w:val="Prrafodelista"/>
        <w:numPr>
          <w:ilvl w:val="0"/>
          <w:numId w:val="1"/>
        </w:numPr>
      </w:pPr>
      <w:r w:rsidRPr="482DC400">
        <w:t>En el siguiente texto, acepta la primera sugerencia y rechaza la segunda:</w:t>
      </w:r>
    </w:p>
    <w:p w14:paraId="275A7838" w14:textId="46920CE6" w:rsidR="482DC400" w:rsidRDefault="482DC400" w:rsidP="482DC400">
      <w:pPr>
        <w:pStyle w:val="Prrafodelista"/>
        <w:ind w:hanging="360"/>
      </w:pPr>
    </w:p>
    <w:p w14:paraId="16A4EA59" w14:textId="0750FE9F" w:rsidR="54D903E0" w:rsidRDefault="54D903E0" w:rsidP="482DC400">
      <w:pPr>
        <w:pStyle w:val="Prrafodelista"/>
      </w:pPr>
      <w:r w:rsidRPr="482DC400">
        <w:t>Entrevistador: El aguacate es una fruta...</w:t>
      </w:r>
    </w:p>
    <w:p w14:paraId="229120EB" w14:textId="79869D92" w:rsidR="54D903E0" w:rsidRDefault="54D903E0" w:rsidP="482DC400">
      <w:pPr>
        <w:pStyle w:val="Prrafodelista"/>
      </w:pPr>
      <w:r w:rsidRPr="482DC400">
        <w:t xml:space="preserve">Entrevistada: </w:t>
      </w:r>
      <w:ins w:id="0" w:author="DOCENTE - MIGUEL GIANCARLO MOSCOSO PORRAS" w:date="2025-08-28T00:05:00Z">
        <w:r w:rsidR="2F5152E1" w:rsidRPr="482DC400">
          <w:t>¡</w:t>
        </w:r>
      </w:ins>
      <w:r w:rsidRPr="482DC400">
        <w:t>Potasio!</w:t>
      </w:r>
    </w:p>
    <w:p w14:paraId="6BC44027" w14:textId="1CB399C5" w:rsidR="54D903E0" w:rsidRDefault="54D903E0" w:rsidP="482DC400">
      <w:pPr>
        <w:pStyle w:val="Prrafodelista"/>
      </w:pPr>
      <w:r w:rsidRPr="482DC400">
        <w:t xml:space="preserve">Entrevistador: Eh, </w:t>
      </w:r>
      <w:proofErr w:type="gramStart"/>
      <w:r w:rsidRPr="482DC400">
        <w:t>qué?</w:t>
      </w:r>
      <w:proofErr w:type="gramEnd"/>
    </w:p>
    <w:p w14:paraId="3570DFC8" w14:textId="3C23B37A" w:rsidR="54D903E0" w:rsidRDefault="54D903E0" w:rsidP="482DC400">
      <w:pPr>
        <w:pStyle w:val="Prrafodelista"/>
      </w:pPr>
      <w:r w:rsidRPr="482DC400">
        <w:t>Entrevistada: Pota</w:t>
      </w:r>
      <w:del w:id="1" w:author="DOCENTE - MIGUEL GIANCARLO MOSCOSO PORRAS" w:date="2025-08-28T00:05:00Z">
        <w:r w:rsidRPr="482DC400" w:rsidDel="54D903E0">
          <w:delText>x</w:delText>
        </w:r>
      </w:del>
      <w:ins w:id="2" w:author="DOCENTE - MIGUEL GIANCARLO MOSCOSO PORRAS" w:date="2025-08-28T00:05:00Z">
        <w:r w:rsidR="73CFDA6A" w:rsidRPr="482DC400">
          <w:t>s</w:t>
        </w:r>
      </w:ins>
      <w:r w:rsidRPr="482DC400">
        <w:t>io!</w:t>
      </w:r>
    </w:p>
    <w:p w14:paraId="13D55D29" w14:textId="78CE716B" w:rsidR="54D903E0" w:rsidRDefault="54D903E0" w:rsidP="482DC400">
      <w:pPr>
        <w:pStyle w:val="Prrafodelista"/>
      </w:pPr>
      <w:r w:rsidRPr="482DC400">
        <w:t>Entrevistador: Ah, potasio el aguacate es potasio</w:t>
      </w:r>
    </w:p>
    <w:p w14:paraId="4ADFEDD3" w14:textId="3E3758BC" w:rsidR="482DC400" w:rsidRDefault="482DC400" w:rsidP="482DC400">
      <w:pPr>
        <w:pStyle w:val="Prrafodelista"/>
      </w:pPr>
    </w:p>
    <w:p w14:paraId="01C2BFAD" w14:textId="123CB086" w:rsidR="482DC400" w:rsidRDefault="482DC400" w:rsidP="482DC400">
      <w:pPr>
        <w:pStyle w:val="Prrafodelista"/>
      </w:pPr>
    </w:p>
    <w:p w14:paraId="186549EB" w14:textId="7702BD1B" w:rsidR="3C463B72" w:rsidRDefault="3C463B72" w:rsidP="00C53174">
      <w:pPr>
        <w:pStyle w:val="Prrafodelista"/>
        <w:numPr>
          <w:ilvl w:val="0"/>
          <w:numId w:val="1"/>
        </w:numPr>
        <w:jc w:val="both"/>
      </w:pPr>
      <w:r w:rsidRPr="482DC400">
        <w:t xml:space="preserve">Contesta al siguiente </w:t>
      </w:r>
      <w:commentRangeStart w:id="3"/>
      <w:r w:rsidRPr="482DC400">
        <w:t>comentario</w:t>
      </w:r>
      <w:r w:rsidR="3F987A28" w:rsidRPr="482DC400">
        <w:t xml:space="preserve"> </w:t>
      </w:r>
      <w:commentRangeEnd w:id="3"/>
      <w:r w:rsidR="008574BE">
        <w:rPr>
          <w:rStyle w:val="Refdecomentario"/>
        </w:rPr>
        <w:commentReference w:id="3"/>
      </w:r>
      <w:r w:rsidR="3F987A28" w:rsidRPr="482DC400">
        <w:t>(al menos 2 integrantes del grupo deben contestar)</w:t>
      </w:r>
      <w:r w:rsidRPr="482DC400">
        <w:t>.</w:t>
      </w:r>
    </w:p>
    <w:p w14:paraId="6507C033" w14:textId="140E5636" w:rsidR="482DC400" w:rsidRDefault="482DC400" w:rsidP="482DC400">
      <w:pPr>
        <w:pStyle w:val="Prrafodelista"/>
        <w:ind w:hanging="360"/>
      </w:pPr>
    </w:p>
    <w:p w14:paraId="07C98288" w14:textId="54C09740" w:rsidR="650460E3" w:rsidRDefault="650460E3" w:rsidP="00C53174">
      <w:pPr>
        <w:pStyle w:val="Prrafodelista"/>
        <w:numPr>
          <w:ilvl w:val="0"/>
          <w:numId w:val="1"/>
        </w:numPr>
        <w:jc w:val="both"/>
      </w:pPr>
      <w:r w:rsidRPr="482DC400">
        <w:t xml:space="preserve">Detecta los errores </w:t>
      </w:r>
      <w:r w:rsidR="5AEC064A" w:rsidRPr="482DC400">
        <w:t xml:space="preserve">o datos erróneos </w:t>
      </w:r>
      <w:r w:rsidRPr="482DC400">
        <w:t xml:space="preserve">en el siguiente texto y coloca dos comentarios indicando </w:t>
      </w:r>
      <w:r w:rsidR="2C4F0BE1" w:rsidRPr="482DC400">
        <w:t xml:space="preserve">cuál es el error y </w:t>
      </w:r>
      <w:r w:rsidRPr="482DC400">
        <w:t>qué es lo que se debe corregir.</w:t>
      </w:r>
    </w:p>
    <w:p w14:paraId="2AA4C39F" w14:textId="208B70D8" w:rsidR="6AB7C865" w:rsidRDefault="6AB7C865" w:rsidP="482DC400">
      <w:pPr>
        <w:pStyle w:val="Prrafodelista"/>
        <w:ind w:hanging="360"/>
      </w:pPr>
    </w:p>
    <w:p w14:paraId="4E1BF2E6" w14:textId="1046AB04" w:rsidR="37D35DEC" w:rsidRDefault="37D35DEC" w:rsidP="00C53174">
      <w:pPr>
        <w:pStyle w:val="Prrafodelista"/>
        <w:ind w:hanging="360"/>
        <w:jc w:val="both"/>
      </w:pPr>
      <w:r w:rsidRPr="482DC400">
        <w:t>"Hoy en el año 2025 contamos con 307 Centros de Salud Mental Comunitaria"</w:t>
      </w:r>
    </w:p>
    <w:p w14:paraId="3FA8F448" w14:textId="0AA9E3C0" w:rsidR="6078AAA6" w:rsidRDefault="6078AAA6" w:rsidP="00C53174">
      <w:pPr>
        <w:pStyle w:val="Prrafodelista"/>
        <w:ind w:hanging="360"/>
        <w:jc w:val="both"/>
      </w:pPr>
      <w:r>
        <w:t>"Se ha atendido más de 446 mil casos en nuestros 433 Centros de Emergencia Mujer"</w:t>
      </w:r>
    </w:p>
    <w:p w14:paraId="224E5989" w14:textId="38328108" w:rsidR="482DC400" w:rsidRDefault="482DC400" w:rsidP="482DC400">
      <w:pPr>
        <w:pStyle w:val="Prrafodelista"/>
        <w:ind w:hanging="360"/>
      </w:pPr>
    </w:p>
    <w:p w14:paraId="7C74E111" w14:textId="5ABE3AA6" w:rsidR="0EAD0D99" w:rsidRDefault="0EAD0D99" w:rsidP="00C53174">
      <w:pPr>
        <w:pStyle w:val="Prrafodelista"/>
        <w:numPr>
          <w:ilvl w:val="0"/>
          <w:numId w:val="1"/>
        </w:numPr>
        <w:jc w:val="both"/>
      </w:pPr>
      <w:r w:rsidRPr="482DC400">
        <w:t xml:space="preserve">Que dos integrantes del grupo escriban un párrafo de 5 líneas y que el resto de </w:t>
      </w:r>
      <w:r w:rsidR="5679B0E7" w:rsidRPr="482DC400">
        <w:t xml:space="preserve">los </w:t>
      </w:r>
      <w:r w:rsidRPr="482DC400">
        <w:t>integrantes corrija o haga comentarios</w:t>
      </w:r>
      <w:r w:rsidR="39C271CE" w:rsidRPr="482DC400">
        <w:t xml:space="preserve"> (debe verse el nombre de cada participante).</w:t>
      </w:r>
    </w:p>
    <w:p w14:paraId="1AC6F215" w14:textId="3ECFC1F0" w:rsidR="482DC400" w:rsidRDefault="482DC400" w:rsidP="482DC400">
      <w:pPr>
        <w:pStyle w:val="Prrafodelista"/>
        <w:ind w:hanging="360"/>
      </w:pPr>
    </w:p>
    <w:p w14:paraId="6F03E1D4" w14:textId="394EB8D3" w:rsidR="63F9EC39" w:rsidRDefault="63F9EC39" w:rsidP="00C53174">
      <w:pPr>
        <w:pStyle w:val="Prrafodelista"/>
        <w:numPr>
          <w:ilvl w:val="0"/>
          <w:numId w:val="1"/>
        </w:numPr>
        <w:jc w:val="both"/>
      </w:pPr>
      <w:r w:rsidRPr="482DC400">
        <w:t xml:space="preserve"> Ordena todo el documento con el siguiente formato (Fuente: Times </w:t>
      </w:r>
      <w:r w:rsidR="7163CE0B" w:rsidRPr="482DC400">
        <w:t xml:space="preserve">New </w:t>
      </w:r>
      <w:proofErr w:type="spellStart"/>
      <w:r w:rsidR="7163CE0B" w:rsidRPr="482DC400">
        <w:t>Roman</w:t>
      </w:r>
      <w:proofErr w:type="spellEnd"/>
      <w:r w:rsidR="7163CE0B" w:rsidRPr="482DC400">
        <w:t xml:space="preserve"> </w:t>
      </w:r>
      <w:r w:rsidRPr="482DC400">
        <w:t>12, párrafos justificados, imágen</w:t>
      </w:r>
      <w:r w:rsidR="6EA7525F" w:rsidRPr="482DC400">
        <w:t>es centradas</w:t>
      </w:r>
      <w:r w:rsidR="7C79A789" w:rsidRPr="482DC400">
        <w:t>)</w:t>
      </w:r>
    </w:p>
    <w:p w14:paraId="7A071E37" w14:textId="068CB24B" w:rsidR="482DC400" w:rsidRDefault="482DC400" w:rsidP="00D82372"/>
    <w:p w14:paraId="7E6D5764" w14:textId="3CCA48DC" w:rsidR="650460E3" w:rsidRDefault="650460E3" w:rsidP="482DC400">
      <w:pPr>
        <w:pStyle w:val="Prrafodelista"/>
        <w:numPr>
          <w:ilvl w:val="0"/>
          <w:numId w:val="1"/>
        </w:numPr>
      </w:pPr>
      <w:r w:rsidRPr="482DC400">
        <w:t xml:space="preserve">Exporta el archivo </w:t>
      </w:r>
      <w:r w:rsidR="42C60A59" w:rsidRPr="482DC400">
        <w:t>en formato PDF y OD</w:t>
      </w:r>
      <w:r w:rsidR="37E5347D" w:rsidRPr="482DC400">
        <w:t>T</w:t>
      </w:r>
      <w:r w:rsidR="50971D2D" w:rsidRPr="482DC400">
        <w:t xml:space="preserve"> y </w:t>
      </w:r>
      <w:r w:rsidR="008574BE">
        <w:t xml:space="preserve">cárgalo en el campo “Tareas” en la plataforma </w:t>
      </w:r>
      <w:proofErr w:type="spellStart"/>
      <w:r w:rsidR="008574BE">
        <w:t>UTP+Class</w:t>
      </w:r>
      <w:proofErr w:type="spellEnd"/>
      <w:r w:rsidR="008574BE">
        <w:t>, correspondiente a la semana 3. Esta actividad no tiene calificación, pero se discutirá en clase.</w:t>
      </w:r>
    </w:p>
    <w:p w14:paraId="3C2FA2F5" w14:textId="203B4BAD" w:rsidR="482DC400" w:rsidRDefault="482DC400" w:rsidP="482DC400">
      <w:pPr>
        <w:pStyle w:val="Prrafodelista"/>
        <w:ind w:hanging="360"/>
      </w:pPr>
    </w:p>
    <w:sectPr w:rsidR="482DC400">
      <w:head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DOCENTE - JESUS ANTONIO ALVARADO HUAYHUAZ" w:date="2025-11-12T10:53:00Z" w:initials="JA">
    <w:p w14:paraId="2B83404B" w14:textId="77777777" w:rsidR="008574BE" w:rsidRDefault="008574BE" w:rsidP="008574BE">
      <w:pPr>
        <w:pStyle w:val="Textocomentario"/>
      </w:pPr>
      <w:r>
        <w:rPr>
          <w:rStyle w:val="Refdecomentario"/>
        </w:rPr>
        <w:annotationRef/>
      </w:r>
      <w:r>
        <w:t>¿La IA hará a los estudiantes más</w:t>
      </w:r>
    </w:p>
    <w:p w14:paraId="286942EA" w14:textId="77777777" w:rsidR="008574BE" w:rsidRDefault="008574BE" w:rsidP="008574BE">
      <w:pPr>
        <w:pStyle w:val="Textocomentario"/>
      </w:pPr>
      <w:r>
        <w:t>(o menos) inteligentes?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86942E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4ECAEE0" w16cex:dateUtc="2025-11-12T15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6942EA" w16cid:durableId="54ECAEE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16CB4" w14:textId="77777777" w:rsidR="00063EEF" w:rsidRDefault="00063EEF" w:rsidP="00C53174">
      <w:pPr>
        <w:spacing w:after="0" w:line="240" w:lineRule="auto"/>
      </w:pPr>
      <w:r>
        <w:separator/>
      </w:r>
    </w:p>
  </w:endnote>
  <w:endnote w:type="continuationSeparator" w:id="0">
    <w:p w14:paraId="70559C94" w14:textId="77777777" w:rsidR="00063EEF" w:rsidRDefault="00063EEF" w:rsidP="00C53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76DF1" w14:textId="77777777" w:rsidR="00063EEF" w:rsidRDefault="00063EEF" w:rsidP="00C53174">
      <w:pPr>
        <w:spacing w:after="0" w:line="240" w:lineRule="auto"/>
      </w:pPr>
      <w:r>
        <w:separator/>
      </w:r>
    </w:p>
  </w:footnote>
  <w:footnote w:type="continuationSeparator" w:id="0">
    <w:p w14:paraId="6EDF1BD1" w14:textId="77777777" w:rsidR="00063EEF" w:rsidRDefault="00063EEF" w:rsidP="00C53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FD43D" w14:textId="5FA3CFA3" w:rsidR="00C53174" w:rsidRDefault="00C53174" w:rsidP="00C53174">
    <w:pPr>
      <w:pStyle w:val="Encabezado"/>
      <w:jc w:val="center"/>
    </w:pPr>
    <w:r>
      <w:rPr>
        <w:noProof/>
      </w:rPr>
      <w:drawing>
        <wp:inline distT="0" distB="0" distL="0" distR="0" wp14:anchorId="2A618D63" wp14:editId="0CE26FA9">
          <wp:extent cx="2252679" cy="785818"/>
          <wp:effectExtent l="0" t="0" r="0" b="0"/>
          <wp:docPr id="86729606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7296066" name="Imagen 86729606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52679" cy="7858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3048F"/>
    <w:multiLevelType w:val="hybridMultilevel"/>
    <w:tmpl w:val="95CE8F84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2D47A9"/>
    <w:multiLevelType w:val="hybridMultilevel"/>
    <w:tmpl w:val="93D026E0"/>
    <w:lvl w:ilvl="0" w:tplc="D4DECB66">
      <w:start w:val="1"/>
      <w:numFmt w:val="decimal"/>
      <w:lvlText w:val="%1."/>
      <w:lvlJc w:val="left"/>
      <w:pPr>
        <w:ind w:left="720" w:hanging="360"/>
      </w:pPr>
    </w:lvl>
    <w:lvl w:ilvl="1" w:tplc="842AA8FA">
      <w:start w:val="1"/>
      <w:numFmt w:val="lowerLetter"/>
      <w:lvlText w:val="%2."/>
      <w:lvlJc w:val="left"/>
      <w:pPr>
        <w:ind w:left="1440" w:hanging="360"/>
      </w:pPr>
    </w:lvl>
    <w:lvl w:ilvl="2" w:tplc="193C8896">
      <w:start w:val="1"/>
      <w:numFmt w:val="lowerRoman"/>
      <w:lvlText w:val="%3."/>
      <w:lvlJc w:val="right"/>
      <w:pPr>
        <w:ind w:left="2160" w:hanging="180"/>
      </w:pPr>
    </w:lvl>
    <w:lvl w:ilvl="3" w:tplc="4A7AB11C">
      <w:start w:val="1"/>
      <w:numFmt w:val="decimal"/>
      <w:lvlText w:val="%4."/>
      <w:lvlJc w:val="left"/>
      <w:pPr>
        <w:ind w:left="2880" w:hanging="360"/>
      </w:pPr>
    </w:lvl>
    <w:lvl w:ilvl="4" w:tplc="1A5A68A4">
      <w:start w:val="1"/>
      <w:numFmt w:val="lowerLetter"/>
      <w:lvlText w:val="%5."/>
      <w:lvlJc w:val="left"/>
      <w:pPr>
        <w:ind w:left="3600" w:hanging="360"/>
      </w:pPr>
    </w:lvl>
    <w:lvl w:ilvl="5" w:tplc="D76E1038">
      <w:start w:val="1"/>
      <w:numFmt w:val="lowerRoman"/>
      <w:lvlText w:val="%6."/>
      <w:lvlJc w:val="right"/>
      <w:pPr>
        <w:ind w:left="4320" w:hanging="180"/>
      </w:pPr>
    </w:lvl>
    <w:lvl w:ilvl="6" w:tplc="B0B492BA">
      <w:start w:val="1"/>
      <w:numFmt w:val="decimal"/>
      <w:lvlText w:val="%7."/>
      <w:lvlJc w:val="left"/>
      <w:pPr>
        <w:ind w:left="5040" w:hanging="360"/>
      </w:pPr>
    </w:lvl>
    <w:lvl w:ilvl="7" w:tplc="777C45F0">
      <w:start w:val="1"/>
      <w:numFmt w:val="lowerLetter"/>
      <w:lvlText w:val="%8."/>
      <w:lvlJc w:val="left"/>
      <w:pPr>
        <w:ind w:left="5760" w:hanging="360"/>
      </w:pPr>
    </w:lvl>
    <w:lvl w:ilvl="8" w:tplc="77185354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902830">
    <w:abstractNumId w:val="1"/>
  </w:num>
  <w:num w:numId="2" w16cid:durableId="32139165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OCENTE - MIGUEL GIANCARLO MOSCOSO PORRAS">
    <w15:presenceInfo w15:providerId="AD" w15:userId="S::c31877@utp.edu.pe::b2bacfd9-18b1-4915-a7f8-eb40f36c71a2"/>
  </w15:person>
  <w15:person w15:author="DOCENTE - JESUS ANTONIO ALVARADO HUAYHUAZ">
    <w15:presenceInfo w15:providerId="AD" w15:userId="S::C31871@utp.edu.pe::c6becc51-5a5d-4d76-aba5-78ed48e9b84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DC20AB"/>
    <w:rsid w:val="00063EEF"/>
    <w:rsid w:val="005A6630"/>
    <w:rsid w:val="006466D2"/>
    <w:rsid w:val="008574BE"/>
    <w:rsid w:val="00897158"/>
    <w:rsid w:val="00C53174"/>
    <w:rsid w:val="00D82372"/>
    <w:rsid w:val="00D90F13"/>
    <w:rsid w:val="041C6DAE"/>
    <w:rsid w:val="077E634B"/>
    <w:rsid w:val="0BB80061"/>
    <w:rsid w:val="0BF1A74E"/>
    <w:rsid w:val="0C116EEE"/>
    <w:rsid w:val="0EAD0D99"/>
    <w:rsid w:val="0F8B9075"/>
    <w:rsid w:val="1064AF33"/>
    <w:rsid w:val="1392AAB6"/>
    <w:rsid w:val="14D87FEF"/>
    <w:rsid w:val="15FAD540"/>
    <w:rsid w:val="1A90B252"/>
    <w:rsid w:val="1B09EBD4"/>
    <w:rsid w:val="1BE29FB0"/>
    <w:rsid w:val="1C5FE3B7"/>
    <w:rsid w:val="1D108720"/>
    <w:rsid w:val="1D5383DB"/>
    <w:rsid w:val="1E03BFC9"/>
    <w:rsid w:val="2139FE91"/>
    <w:rsid w:val="23B40659"/>
    <w:rsid w:val="2602AFDC"/>
    <w:rsid w:val="29FA3E7B"/>
    <w:rsid w:val="2A298BEB"/>
    <w:rsid w:val="2B4AB3D9"/>
    <w:rsid w:val="2BB5E9F9"/>
    <w:rsid w:val="2C4F0BE1"/>
    <w:rsid w:val="2F5152E1"/>
    <w:rsid w:val="2F8FBA05"/>
    <w:rsid w:val="310F730B"/>
    <w:rsid w:val="3600738C"/>
    <w:rsid w:val="372EE29E"/>
    <w:rsid w:val="37A86412"/>
    <w:rsid w:val="37D35DEC"/>
    <w:rsid w:val="37E5347D"/>
    <w:rsid w:val="39C271CE"/>
    <w:rsid w:val="3ACC305A"/>
    <w:rsid w:val="3AD84528"/>
    <w:rsid w:val="3C19BC4E"/>
    <w:rsid w:val="3C463B72"/>
    <w:rsid w:val="3C4F0740"/>
    <w:rsid w:val="3CCF29A9"/>
    <w:rsid w:val="3CEC0CE6"/>
    <w:rsid w:val="3D1EFDAF"/>
    <w:rsid w:val="3DDBCB10"/>
    <w:rsid w:val="3E06ACB7"/>
    <w:rsid w:val="3F987A28"/>
    <w:rsid w:val="402A4730"/>
    <w:rsid w:val="41C32B88"/>
    <w:rsid w:val="42C60A59"/>
    <w:rsid w:val="4358FA16"/>
    <w:rsid w:val="440FB2F4"/>
    <w:rsid w:val="4497491E"/>
    <w:rsid w:val="482DC400"/>
    <w:rsid w:val="4B98C789"/>
    <w:rsid w:val="4DB81626"/>
    <w:rsid w:val="4DDEF39B"/>
    <w:rsid w:val="4F9EA6F5"/>
    <w:rsid w:val="4FC45FB3"/>
    <w:rsid w:val="5066779C"/>
    <w:rsid w:val="50971D2D"/>
    <w:rsid w:val="521B2D47"/>
    <w:rsid w:val="5442B0BB"/>
    <w:rsid w:val="54669347"/>
    <w:rsid w:val="54D903E0"/>
    <w:rsid w:val="55C0B9EF"/>
    <w:rsid w:val="55CB1682"/>
    <w:rsid w:val="5679B0E7"/>
    <w:rsid w:val="588E9B7D"/>
    <w:rsid w:val="58B2E97D"/>
    <w:rsid w:val="5A6DF714"/>
    <w:rsid w:val="5AEC064A"/>
    <w:rsid w:val="5B442ACB"/>
    <w:rsid w:val="6078AAA6"/>
    <w:rsid w:val="63F9EC39"/>
    <w:rsid w:val="650460E3"/>
    <w:rsid w:val="656C60B2"/>
    <w:rsid w:val="6AB7C865"/>
    <w:rsid w:val="6CFC837C"/>
    <w:rsid w:val="6EA7525F"/>
    <w:rsid w:val="6FD2AACA"/>
    <w:rsid w:val="7163CE0B"/>
    <w:rsid w:val="72AC56C9"/>
    <w:rsid w:val="73CFDA6A"/>
    <w:rsid w:val="755C0527"/>
    <w:rsid w:val="75DC20AB"/>
    <w:rsid w:val="75EB0B39"/>
    <w:rsid w:val="7741E421"/>
    <w:rsid w:val="787E0716"/>
    <w:rsid w:val="7A031199"/>
    <w:rsid w:val="7B1E2BA4"/>
    <w:rsid w:val="7BEDF220"/>
    <w:rsid w:val="7C79A789"/>
    <w:rsid w:val="7E468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5DC20AB"/>
  <w15:chartTrackingRefBased/>
  <w15:docId w15:val="{E40195C1-EF7F-4A95-A0FB-A32E6D813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482DC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574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482DC400"/>
    <w:rPr>
      <w:color w:val="467886"/>
      <w:u w:val="single"/>
    </w:rPr>
  </w:style>
  <w:style w:type="paragraph" w:styleId="Prrafodelista">
    <w:name w:val="List Paragraph"/>
    <w:basedOn w:val="Normal"/>
    <w:uiPriority w:val="34"/>
    <w:qFormat/>
    <w:rsid w:val="482DC400"/>
    <w:pPr>
      <w:ind w:left="720"/>
      <w:contextualSpacing/>
    </w:p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D90F13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8574BE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574B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574BE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531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3174"/>
  </w:style>
  <w:style w:type="paragraph" w:styleId="Piedepgina">
    <w:name w:val="footer"/>
    <w:basedOn w:val="Normal"/>
    <w:link w:val="PiedepginaCar"/>
    <w:uiPriority w:val="99"/>
    <w:unhideWhenUsed/>
    <w:rsid w:val="00C531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toredTranscription xmlns="http://schemas.microsoft.com/office/transcription/2022">{"storageType":"DocumentXmlStorage","descriptor":{"transcription":{"transcriptSegments":[{"text":"Hola, bienvenidos a esta clase, vamos a probar la opción de transcribir.","language":"es","start":2.1,"end":9.02,"speakerId":1},{"text":"Que está disponible en.","language":"es","start":9.75,"end":12.15,"speakerId":1},{"text":"Microsoft Word de Onedrive.","language":"es","start":12.91,"end":15.23,"speakerId":1}],"speakerNames":[null,null]},"audioOneDriveItem":{"driveId":"b!i6kX9Ss6MUK3eyQgK_zq7D4JuRkS2npFjueUDWUI8M3QWuyM3aXdQafukfDJE301","itemId":"017NGRN6TXIQFU4TFUWVEICJAEMTHMCSPZ"}}}</storedTranscription>
</file>

<file path=customXml/itemProps1.xml><?xml version="1.0" encoding="utf-8"?>
<ds:datastoreItem xmlns:ds="http://schemas.openxmlformats.org/officeDocument/2006/customXml" ds:itemID="{D20AF881-38DA-4419-881F-7CCCDB537963}">
  <ds:schemaRefs>
    <ds:schemaRef ds:uri="http://schemas.microsoft.com/office/transcription/20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345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 - MIGUEL GIANCARLO MOSCOSO PORRAS</dc:creator>
  <cp:keywords/>
  <dc:description/>
  <cp:lastModifiedBy>DOCENTE - JESUS ANTONIO ALVARADO HUAYHUAZ</cp:lastModifiedBy>
  <cp:revision>3</cp:revision>
  <dcterms:created xsi:type="dcterms:W3CDTF">2025-08-27T22:27:00Z</dcterms:created>
  <dcterms:modified xsi:type="dcterms:W3CDTF">2025-11-12T17:55:00Z</dcterms:modified>
</cp:coreProperties>
</file>